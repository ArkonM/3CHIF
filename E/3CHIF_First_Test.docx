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A123B" w:rsidRDefault="00496A57" w14:paraId="09DBF53B" w14:textId="4C420D67">
      <w:pPr>
        <w:pStyle w:val="Titel"/>
        <w:rPr>
          <w:b w:val="1"/>
          <w:bCs w:val="1"/>
          <w:sz w:val="40"/>
          <w:szCs w:val="40"/>
        </w:rPr>
      </w:pPr>
      <w:r w:rsidRPr="79273E47" w:rsidR="00496A57">
        <w:rPr>
          <w:b w:val="1"/>
          <w:bCs w:val="1"/>
          <w:sz w:val="40"/>
          <w:szCs w:val="40"/>
        </w:rPr>
        <w:t>Part 1 Listening (</w:t>
      </w:r>
      <w:ins w:author="Krebs Michael" w:date="2020-11-18T14:36:15.06Z" w:id="236503227">
        <w:r w:rsidRPr="79273E47" w:rsidR="0BB3CD09">
          <w:rPr>
            <w:b w:val="1"/>
            <w:bCs w:val="1"/>
            <w:sz w:val="40"/>
            <w:szCs w:val="40"/>
          </w:rPr>
          <w:t>7/</w:t>
        </w:r>
      </w:ins>
      <w:r w:rsidRPr="79273E47" w:rsidR="00496A57">
        <w:rPr>
          <w:b w:val="1"/>
          <w:bCs w:val="1"/>
          <w:sz w:val="40"/>
          <w:szCs w:val="40"/>
        </w:rPr>
        <w:t>8 points)</w:t>
      </w:r>
    </w:p>
    <w:p w:rsidR="005A123B" w:rsidRDefault="00496A57" w14:paraId="09DBF53C" w14:textId="77777777">
      <w:pPr>
        <w:pStyle w:val="berschrift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Questions 1 to 4</w:t>
      </w:r>
    </w:p>
    <w:p w:rsidR="005A123B" w:rsidRDefault="00496A57" w14:paraId="09DBF53D" w14:textId="77777777">
      <w:pPr>
        <w:pStyle w:val="berschrift3"/>
      </w:pPr>
      <w:r>
        <w:t>Look at the notes below. You will hear a woman telephoning a conference centre office.</w:t>
      </w:r>
    </w:p>
    <w:p w:rsidR="005A123B" w:rsidRDefault="00496A57" w14:paraId="09DBF53E" w14:textId="77777777">
      <w:pPr>
        <w:pStyle w:val="berschrift3"/>
      </w:pPr>
      <w:r>
        <w:t>Complete her notes (write one or two words or a number in the numbered spaces:</w:t>
      </w:r>
    </w:p>
    <w:p w:rsidR="005A123B" w:rsidRDefault="005A123B" w14:paraId="09DBF53F" w14:textId="77777777"/>
    <w:p w:rsidR="005A123B" w:rsidRDefault="00496A57" w14:paraId="09DBF540" w14:textId="77777777">
      <w:r>
        <w:t>NOTES ABOUT SEMINAR</w:t>
      </w:r>
    </w:p>
    <w:p w:rsidR="005A123B" w:rsidRDefault="00496A57" w14:paraId="09DBF541" w14:textId="77777777">
      <w:r>
        <w:t xml:space="preserve">Date: 21st </w:t>
      </w:r>
      <w:r>
        <w:t>February</w:t>
      </w:r>
    </w:p>
    <w:p w:rsidR="005A123B" w:rsidRDefault="00496A57" w14:paraId="09DBF542" w14:textId="161F2D5C">
      <w:r w:rsidR="00496A57">
        <w:rPr/>
        <w:t>Title: (1) ......</w:t>
      </w:r>
      <w:r w:rsidR="00636451">
        <w:rPr/>
        <w:t>Suc</w:t>
      </w:r>
      <w:r w:rsidR="00D52551">
        <w:rPr/>
        <w:t>c</w:t>
      </w:r>
      <w:r w:rsidR="00636451">
        <w:rPr/>
        <w:t>essful</w:t>
      </w:r>
      <w:del w:author="Krebs Michael" w:date="2020-11-18T14:35:39.466Z" w:id="1033066320">
        <w:r w:rsidDel="00636451">
          <w:delText>l</w:delText>
        </w:r>
      </w:del>
      <w:r w:rsidR="00636451">
        <w:rPr/>
        <w:t xml:space="preserve"> Selling</w:t>
      </w:r>
      <w:r w:rsidR="00496A57">
        <w:rPr/>
        <w:t>....................................................................</w:t>
      </w:r>
    </w:p>
    <w:p w:rsidR="005A123B" w:rsidRDefault="00496A57" w14:paraId="09DBF543" w14:textId="77777777">
      <w:r>
        <w:t>Time: 10 am – 4 pm.</w:t>
      </w:r>
    </w:p>
    <w:p w:rsidR="005A123B" w:rsidRDefault="00496A57" w14:paraId="09DBF544" w14:textId="3D1D1940">
      <w:r>
        <w:t xml:space="preserve">Venue: (2) </w:t>
      </w:r>
      <w:proofErr w:type="gramStart"/>
      <w:r>
        <w:t>.....</w:t>
      </w:r>
      <w:proofErr w:type="gramEnd"/>
      <w:r w:rsidR="00636451">
        <w:t>Central Hotel</w:t>
      </w:r>
      <w:r>
        <w:t>.....................................................................</w:t>
      </w:r>
    </w:p>
    <w:p w:rsidR="005A123B" w:rsidRDefault="00496A57" w14:paraId="09DBF545" w14:textId="2D096D63">
      <w:r>
        <w:t>Topic of extra workshop: (3) ...........</w:t>
      </w:r>
      <w:r w:rsidR="00636451">
        <w:t>Profit margins</w:t>
      </w:r>
      <w:r>
        <w:t>...............</w:t>
      </w:r>
      <w:r>
        <w:t>................................................</w:t>
      </w:r>
    </w:p>
    <w:p w:rsidR="005A123B" w:rsidRDefault="00496A57" w14:paraId="09DBF546" w14:textId="758988BF">
      <w:r w:rsidR="00496A57">
        <w:rPr/>
        <w:t xml:space="preserve">Amount payable </w:t>
      </w:r>
      <w:r w:rsidRPr="79273E47" w:rsidR="00496A57">
        <w:rPr>
          <w:u w:val="single"/>
          <w:rPrChange w:author="Krebs Michael" w:date="2020-11-18T14:35:49.979Z" w:id="336943028"/>
        </w:rPr>
        <w:t>in advance</w:t>
      </w:r>
      <w:r w:rsidR="00496A57">
        <w:rPr/>
        <w:t>: (4) ...........</w:t>
      </w:r>
      <w:del w:author="Krebs Michael" w:date="2020-11-18T14:35:45.049Z" w:id="1874594188">
        <w:r w:rsidDel="00EB577E">
          <w:delText>12</w:delText>
        </w:r>
        <w:r w:rsidDel="08ED4695">
          <w:delText>0</w:delText>
        </w:r>
      </w:del>
      <w:ins w:author="Krebs Michael" w:date="2020-11-18T14:35:45.218Z" w:id="1678836259">
        <w:r w:rsidR="6DA9A9B7">
          <w:t>40</w:t>
        </w:r>
      </w:ins>
      <w:r w:rsidR="00EB577E">
        <w:rPr/>
        <w:t xml:space="preserve"> pounds</w:t>
      </w:r>
      <w:r w:rsidR="5E6BD5BE">
        <w:rPr/>
        <w:t xml:space="preserve"> per day</w:t>
      </w:r>
      <w:r w:rsidR="00496A57">
        <w:rPr/>
        <w:t>.............................................. per person</w:t>
      </w:r>
    </w:p>
    <w:p w:rsidR="005A123B" w:rsidRDefault="00496A57" w14:paraId="09DBF547" w14:textId="77777777">
      <w:pPr>
        <w:pStyle w:val="berschrift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Questions 5 to 8</w:t>
      </w:r>
    </w:p>
    <w:p w:rsidR="005A123B" w:rsidRDefault="00496A57" w14:paraId="09DBF548" w14:textId="77777777">
      <w:pPr>
        <w:pStyle w:val="berschrift3"/>
      </w:pPr>
      <w:r>
        <w:t>Look at the form below. You will hear a man calling a computer supplier. Complete the note</w:t>
      </w:r>
      <w:r>
        <w:t>s with one or two words or a number:</w:t>
      </w:r>
    </w:p>
    <w:p w:rsidR="005A123B" w:rsidRDefault="00496A57" w14:paraId="09DBF549" w14:textId="77777777">
      <w:r>
        <w:t>HILLS PC SUPPLIES</w:t>
      </w:r>
    </w:p>
    <w:p w:rsidR="005A123B" w:rsidRDefault="00496A57" w14:paraId="09DBF54A" w14:textId="77777777">
      <w:r>
        <w:t>Customer Services</w:t>
      </w:r>
    </w:p>
    <w:p w:rsidR="005A123B" w:rsidRDefault="00496A57" w14:paraId="09DBF54B" w14:textId="77777777">
      <w:r>
        <w:t>Telephone Message</w:t>
      </w:r>
    </w:p>
    <w:p w:rsidR="005A123B" w:rsidRDefault="00496A57" w14:paraId="09DBF54C" w14:textId="77777777">
      <w:r>
        <w:t>Caller’s name: James Firth</w:t>
      </w:r>
    </w:p>
    <w:p w:rsidR="005A123B" w:rsidRDefault="00496A57" w14:paraId="09DBF54D" w14:textId="77777777">
      <w:r>
        <w:t>Client: Allen and Brown Ltd</w:t>
      </w:r>
    </w:p>
    <w:p w:rsidR="005A123B" w:rsidRDefault="00496A57" w14:paraId="09DBF54E" w14:textId="294B94CF">
      <w:r>
        <w:t>Item(s) ordered: (5) .......</w:t>
      </w:r>
      <w:r w:rsidR="004918C8">
        <w:t>Laser printer</w:t>
      </w:r>
      <w:r>
        <w:t>...............................................</w:t>
      </w:r>
    </w:p>
    <w:p w:rsidR="005A123B" w:rsidRDefault="00496A57" w14:paraId="09DBF54F" w14:textId="77777777">
      <w:r>
        <w:t>Order no/date: HPC02345 / 12-3-02</w:t>
      </w:r>
    </w:p>
    <w:p w:rsidR="005A123B" w:rsidRDefault="00496A57" w14:paraId="09DBF550" w14:textId="0B284D9C">
      <w:r w:rsidR="00496A57">
        <w:rPr/>
        <w:t>Notes: order was delivered late by the (6) .........</w:t>
      </w:r>
      <w:r w:rsidR="46623FE9">
        <w:rPr/>
        <w:t>dispatch company</w:t>
      </w:r>
      <w:r w:rsidR="00496A57">
        <w:rPr/>
        <w:t>.............................................</w:t>
      </w:r>
    </w:p>
    <w:p w:rsidR="005A123B" w:rsidRDefault="00496A57" w14:paraId="09DBF551" w14:textId="1F660651">
      <w:r>
        <w:t>and was supplied without (7) ........</w:t>
      </w:r>
      <w:r w:rsidR="00890C75">
        <w:t>any cables</w:t>
      </w:r>
      <w:r>
        <w:t>..............................................</w:t>
      </w:r>
    </w:p>
    <w:p w:rsidR="005A123B" w:rsidRDefault="00496A57" w14:paraId="09DBF552" w14:textId="3A9F84D2">
      <w:pPr>
        <w:sectPr w:rsidR="005A123B">
          <w:headerReference w:type="default" r:id="rId9"/>
          <w:footerReference w:type="default" r:id="rId10"/>
          <w:pgSz w:w="12240" w:h="15840" w:orient="portrait"/>
          <w:pgMar w:top="1440" w:right="1440" w:bottom="1440" w:left="1440" w:header="720" w:footer="720" w:gutter="0"/>
          <w:cols w:space="720"/>
          <w:formProt w:val="0"/>
          <w:docGrid w:linePitch="360" w:charSpace="-2049"/>
        </w:sectPr>
      </w:pPr>
      <w:r>
        <w:t>Action: call to apologise and discuss (8) .......</w:t>
      </w:r>
      <w:r w:rsidR="001A7CC4">
        <w:t>a discount</w:t>
      </w:r>
      <w:r>
        <w:t>...............................................</w:t>
      </w:r>
    </w:p>
    <w:p w:rsidR="005A123B" w:rsidRDefault="00496A57" w14:paraId="09DBF553" w14:textId="3EBD9357">
      <w:pPr>
        <w:pStyle w:val="Titel"/>
      </w:pPr>
      <w:r w:rsidRPr="79273E47" w:rsidR="00496A57">
        <w:rPr>
          <w:b w:val="1"/>
          <w:bCs w:val="1"/>
          <w:sz w:val="40"/>
          <w:szCs w:val="40"/>
        </w:rPr>
        <w:t>Part 2 Reading (</w:t>
      </w:r>
      <w:ins w:author="Krebs Michael" w:date="2020-11-18T14:36:42.368Z" w:id="628365413">
        <w:r w:rsidRPr="79273E47" w:rsidR="1F9BFF86">
          <w:rPr>
            <w:b w:val="1"/>
            <w:bCs w:val="1"/>
            <w:sz w:val="40"/>
            <w:szCs w:val="40"/>
          </w:rPr>
          <w:t>3/</w:t>
        </w:r>
      </w:ins>
      <w:r w:rsidRPr="79273E47" w:rsidR="00496A57">
        <w:rPr>
          <w:b w:val="1"/>
          <w:bCs w:val="1"/>
          <w:sz w:val="40"/>
          <w:szCs w:val="40"/>
        </w:rPr>
        <w:t>8 points)</w:t>
      </w:r>
    </w:p>
    <w:p w:rsidR="005A123B" w:rsidRDefault="00496A57" w14:paraId="09DBF554" w14:textId="77777777">
      <w:pPr>
        <w:pStyle w:val="Textkrper"/>
      </w:pPr>
      <w:r>
        <w:rPr>
          <w:rFonts w:ascii="HelveticaNeueLTPro-Roman;Helvet" w:hAnsi="HelveticaNeueLTPro-Roman;Helvet"/>
          <w:b/>
          <w:bCs/>
          <w:sz w:val="23"/>
          <w:szCs w:val="40"/>
          <w:lang w:val="en-GB"/>
        </w:rPr>
        <w:t>Read the texts about unexplained occurrences in the western part of the North Atlantic Ocean.</w:t>
      </w:r>
      <w:r>
        <w:rPr>
          <w:b/>
          <w:bCs/>
          <w:sz w:val="40"/>
          <w:szCs w:val="40"/>
        </w:rPr>
        <w:t xml:space="preserve"> </w:t>
      </w:r>
      <w:r>
        <w:rPr>
          <w:rFonts w:ascii="HelveticaNeueLTPro-Roman;Helvet" w:hAnsi="HelveticaNeueLTPro-Roman;Helvet"/>
          <w:b/>
          <w:bCs/>
          <w:sz w:val="23"/>
          <w:szCs w:val="40"/>
          <w:lang w:val="en-GB"/>
        </w:rPr>
        <w:t>Choose the correct texts (A-E) for each question (1-8). You can use a text more than once. The answer for 0 is A.</w:t>
      </w:r>
    </w:p>
    <w:p w:rsidR="004E73D2" w:rsidRDefault="00496A57" w14:paraId="7E64CE25" w14:textId="77777777">
      <w:pPr>
        <w:pStyle w:val="Textkrper"/>
      </w:pPr>
      <w:r w:rsidR="00496A57">
        <w:drawing>
          <wp:inline wp14:editId="4AB3899C" wp14:anchorId="09DBF55E">
            <wp:extent cx="5525770" cy="2719705"/>
            <wp:effectExtent l="0" t="0" r="0" b="0"/>
            <wp:docPr id="1" name="Bild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d1"/>
                    <pic:cNvPicPr/>
                  </pic:nvPicPr>
                  <pic:blipFill>
                    <a:blip r:embed="Rb9114a53bcb84b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5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A57">
        <w:drawing>
          <wp:inline wp14:editId="4014B908" wp14:anchorId="09DBF560">
            <wp:extent cx="5648962" cy="2186940"/>
            <wp:effectExtent l="0" t="0" r="0" b="0"/>
            <wp:docPr id="2" name="Bild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d2"/>
                    <pic:cNvPicPr/>
                  </pic:nvPicPr>
                  <pic:blipFill>
                    <a:blip r:embed="R85cf6a4bcc3447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962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A57">
        <w:drawing>
          <wp:inline wp14:editId="6A51FC5E" wp14:anchorId="09DBF562">
            <wp:extent cx="5676902" cy="2419985"/>
            <wp:effectExtent l="0" t="0" r="0" b="0"/>
            <wp:docPr id="3" name="Bild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d3"/>
                    <pic:cNvPicPr/>
                  </pic:nvPicPr>
                  <pic:blipFill>
                    <a:blip r:embed="R238bdb63b3884f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A57">
        <w:drawing>
          <wp:inline wp14:editId="15D69728" wp14:anchorId="09DBF564">
            <wp:extent cx="5667374" cy="1527810"/>
            <wp:effectExtent l="0" t="0" r="0" b="0"/>
            <wp:docPr id="4" name="Bild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d4"/>
                    <pic:cNvPicPr/>
                  </pic:nvPicPr>
                  <pic:blipFill>
                    <a:blip r:embed="Rccddd18200e2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A57">
        <w:drawing>
          <wp:inline wp14:editId="371A288C" wp14:anchorId="09DBF566">
            <wp:extent cx="5048887" cy="3260725"/>
            <wp:effectExtent l="0" t="0" r="0" b="0"/>
            <wp:docPr id="5" name="Bild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d5"/>
                    <pic:cNvPicPr/>
                  </pic:nvPicPr>
                  <pic:blipFill>
                    <a:blip r:embed="R066436142a5a4f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8887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3B" w:rsidRDefault="004E73D2" w14:paraId="09DBF555" w14:textId="01F7D844">
      <w:pPr>
        <w:pStyle w:val="Textkrper"/>
      </w:pPr>
      <w:r w:rsidR="004E73D2">
        <w:rPr/>
        <w:t xml:space="preserve">2 </w:t>
      </w:r>
      <w:r w:rsidR="00E1331E">
        <w:rPr/>
        <w:t>–</w:t>
      </w:r>
      <w:r w:rsidR="004E73D2">
        <w:rPr/>
        <w:t xml:space="preserve"> B</w:t>
      </w:r>
      <w:r w:rsidR="00E1331E">
        <w:rPr/>
        <w:t xml:space="preserve">, </w:t>
      </w:r>
      <w:r w:rsidR="00B15486">
        <w:rPr/>
        <w:t xml:space="preserve">1 </w:t>
      </w:r>
      <w:r w:rsidR="00633AC8">
        <w:rPr/>
        <w:t>–</w:t>
      </w:r>
      <w:r w:rsidR="00B15486">
        <w:rPr/>
        <w:t xml:space="preserve"> </w:t>
      </w:r>
      <w:r w:rsidR="00633AC8">
        <w:rPr/>
        <w:t xml:space="preserve">C, </w:t>
      </w:r>
      <w:r w:rsidR="00835B47">
        <w:rPr/>
        <w:t xml:space="preserve">8 </w:t>
      </w:r>
      <w:r w:rsidR="00852521">
        <w:rPr/>
        <w:t xml:space="preserve">– D, </w:t>
      </w:r>
      <w:del w:author="Krebs Michael" w:date="2020-11-18T14:36:32.383Z" w:id="106789763">
        <w:r w:rsidDel="004D258F">
          <w:delText>5</w:delText>
        </w:r>
      </w:del>
      <w:ins w:author="Krebs Michael" w:date="2020-11-18T14:36:32.446Z" w:id="1615934655">
        <w:r w:rsidR="1C885F37">
          <w:t>6</w:t>
        </w:r>
      </w:ins>
      <w:r w:rsidR="004D258F">
        <w:rPr/>
        <w:t xml:space="preserve"> - </w:t>
      </w:r>
      <w:r w:rsidR="008314FB">
        <w:rPr/>
        <w:t>E</w:t>
      </w:r>
      <w:r>
        <w:br w:type="page"/>
      </w:r>
    </w:p>
    <w:p w:rsidR="005A123B" w:rsidRDefault="00496A57" w14:paraId="09DBF556" w14:textId="1FBD2EA5">
      <w:pPr>
        <w:pStyle w:val="Titel"/>
      </w:pPr>
      <w:r w:rsidRPr="35C20729" w:rsidR="00496A57">
        <w:rPr>
          <w:rFonts w:eastAsia="Arial" w:cs="Arial"/>
          <w:b w:val="1"/>
          <w:bCs w:val="1"/>
          <w:sz w:val="40"/>
          <w:szCs w:val="40"/>
          <w:lang w:val="en-GB"/>
        </w:rPr>
        <w:t>Part 3 Writing (34 points)</w:t>
      </w:r>
      <w:r w:rsidRPr="35C20729" w:rsidR="4FB0FD76">
        <w:rPr>
          <w:rFonts w:eastAsia="Arial" w:cs="Arial"/>
          <w:b w:val="1"/>
          <w:bCs w:val="1"/>
          <w:sz w:val="40"/>
          <w:szCs w:val="40"/>
          <w:lang w:val="en-GB"/>
        </w:rPr>
        <w:t xml:space="preserve"> </w:t>
      </w:r>
    </w:p>
    <w:p w:rsidR="005A123B" w:rsidRDefault="00496A57" w14:paraId="09DBF557" w14:textId="77777777">
      <w:pPr>
        <w:pStyle w:val="Titel"/>
      </w:pPr>
      <w:r>
        <w:rPr>
          <w:rFonts w:eastAsia="Arial" w:cs="Arial"/>
          <w:lang w:val="en-GB"/>
        </w:rPr>
        <w:t xml:space="preserve">You work for BusinessSpace plc, a company which rents </w:t>
      </w:r>
      <w:proofErr w:type="gramStart"/>
      <w:r>
        <w:rPr>
          <w:rFonts w:eastAsia="Arial" w:cs="Arial"/>
          <w:lang w:val="en-GB"/>
        </w:rPr>
        <w:t>fully-serviced</w:t>
      </w:r>
      <w:proofErr w:type="gramEnd"/>
      <w:r>
        <w:rPr>
          <w:rFonts w:eastAsia="Arial" w:cs="Arial"/>
          <w:lang w:val="en-GB"/>
        </w:rPr>
        <w:t xml:space="preserve"> offices to other businesses. You have j</w:t>
      </w:r>
      <w:r>
        <w:rPr>
          <w:rFonts w:eastAsia="Arial" w:cs="Arial"/>
          <w:lang w:val="en-GB"/>
        </w:rPr>
        <w:t>ust received the fax below.</w:t>
      </w:r>
    </w:p>
    <w:p w:rsidR="005A123B" w:rsidRDefault="00496A57" w14:paraId="09DBF558" w14:textId="77777777">
      <w:pPr>
        <w:pStyle w:val="Titel"/>
      </w:pPr>
      <w:r>
        <w:rPr>
          <w:rFonts w:eastAsia="Arial" w:cs="Arial"/>
          <w:lang w:val="en-GB"/>
        </w:rPr>
        <w:t>Study the fax and the other information below. You have already made some handwritten notes.</w:t>
      </w:r>
    </w:p>
    <w:p w:rsidR="005A123B" w:rsidRDefault="00496A57" w14:paraId="09DBF559" w14:textId="77777777">
      <w:pPr>
        <w:pStyle w:val="Titel"/>
      </w:pPr>
      <w:r>
        <w:rPr>
          <w:rFonts w:eastAsia="Arial" w:cs="Arial"/>
          <w:lang w:val="en-GB"/>
        </w:rPr>
        <w:t>Using all these notes, write a fax in reply to Reinhard Mieter.</w:t>
      </w:r>
    </w:p>
    <w:p w:rsidR="005A123B" w:rsidRDefault="00496A57" w14:paraId="09DBF55A" w14:textId="77777777">
      <w:pPr>
        <w:pStyle w:val="Titel"/>
      </w:pPr>
      <w:r>
        <w:rPr>
          <w:rFonts w:eastAsia="Arial" w:cs="Arial"/>
          <w:lang w:val="en-GB"/>
        </w:rPr>
        <w:t>Write 120 to 150 words.</w:t>
      </w:r>
    </w:p>
    <w:p w:rsidR="005A123B" w:rsidRDefault="005A123B" w14:paraId="09DBF55B" w14:textId="77777777">
      <w:pPr>
        <w:pStyle w:val="Titel"/>
      </w:pPr>
    </w:p>
    <w:p w:rsidR="005A123B" w:rsidRDefault="00496A57" w14:paraId="09DBF55C" w14:textId="77777777">
      <w:pPr>
        <w:pStyle w:val="Titel"/>
      </w:pPr>
      <w:r w:rsidR="00496A57">
        <w:drawing>
          <wp:inline wp14:editId="00BF2868" wp14:anchorId="09DBF568">
            <wp:extent cx="4614547" cy="2287270"/>
            <wp:effectExtent l="0" t="0" r="0" b="0"/>
            <wp:docPr id="6" name="Bild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d7"/>
                    <pic:cNvPicPr/>
                  </pic:nvPicPr>
                  <pic:blipFill>
                    <a:blip r:embed="R0b9f3d1a5dc344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4547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3B" w:rsidRDefault="00496A57" w14:paraId="09DBF55D" w14:textId="77777777">
      <w:pPr>
        <w:pStyle w:val="Titel"/>
      </w:pPr>
      <w:r w:rsidR="00496A57">
        <w:drawing>
          <wp:inline wp14:editId="0CDF4C02" wp14:anchorId="09DBF56A">
            <wp:extent cx="4521835" cy="2679700"/>
            <wp:effectExtent l="0" t="0" r="0" b="0"/>
            <wp:docPr id="7" name="Bild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d8"/>
                    <pic:cNvPicPr/>
                  </pic:nvPicPr>
                  <pic:blipFill>
                    <a:blip r:embed="R2bf38e3a3fd34b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183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0E" w:rsidRDefault="0023740E" w14:paraId="62564914" w14:textId="4B875E21">
      <w:pPr>
        <w:pStyle w:val="Titel"/>
      </w:pPr>
      <w:r>
        <w:lastRenderedPageBreak/>
        <w:t xml:space="preserve">TO: </w:t>
      </w:r>
      <w:r>
        <w:tab/>
      </w:r>
      <w:proofErr w:type="gramStart"/>
      <w:r>
        <w:tab/>
      </w:r>
      <w:r>
        <w:t xml:space="preserve">  </w:t>
      </w:r>
      <w:r w:rsidR="003E779D">
        <w:t>Reinhard</w:t>
      </w:r>
      <w:proofErr w:type="gramEnd"/>
      <w:r w:rsidR="003E779D">
        <w:t xml:space="preserve"> Mieter</w:t>
      </w:r>
      <w:r>
        <w:br/>
      </w:r>
      <w:r>
        <w:t>FROM:</w:t>
      </w:r>
      <w:r w:rsidR="003E779D">
        <w:tab/>
      </w:r>
      <w:r w:rsidR="003E779D">
        <w:t xml:space="preserve">  BusinessSpace</w:t>
      </w:r>
      <w:r>
        <w:br/>
      </w:r>
      <w:r>
        <w:t xml:space="preserve">SUBJECT:   </w:t>
      </w:r>
      <w:r w:rsidR="003E779D">
        <w:t>Renting Office Space</w:t>
      </w:r>
    </w:p>
    <w:p w:rsidR="0023740E" w:rsidRDefault="0023740E" w14:paraId="2C7BCEA9" w14:textId="77777777">
      <w:pPr>
        <w:pStyle w:val="Titel"/>
      </w:pPr>
    </w:p>
    <w:p w:rsidR="00310238" w:rsidRDefault="00D27B4F" w14:paraId="45A02853" w14:textId="7420BDD2">
      <w:pPr>
        <w:pStyle w:val="Titel"/>
      </w:pPr>
      <w:r w:rsidR="00D27B4F">
        <w:rPr/>
        <w:t xml:space="preserve">We have the offices you want in Central </w:t>
      </w:r>
      <w:r w:rsidR="00D27B4F">
        <w:rPr/>
        <w:t>Tower</w:t>
      </w:r>
      <w:ins w:author="Krebs Michael" w:date="2020-11-18T14:36:52.525Z" w:id="6108671">
        <w:r w:rsidR="5C521B3F">
          <w:t>.</w:t>
        </w:r>
      </w:ins>
      <w:del w:author="Krebs Michael" w:date="2020-11-18T14:36:51.477Z" w:id="215090432">
        <w:r w:rsidDel="00D27B4F">
          <w:delText>,</w:delText>
        </w:r>
      </w:del>
      <w:r w:rsidR="00D27B4F">
        <w:rPr/>
        <w:t xml:space="preserve"> </w:t>
      </w:r>
      <w:ins w:author="Krebs Michael" w:date="2020-11-18T14:36:54.952Z" w:id="2145086097">
        <w:r w:rsidR="531E6AAF">
          <w:t>H</w:t>
        </w:r>
      </w:ins>
      <w:del w:author="Krebs Michael" w:date="2020-11-18T14:36:54.492Z" w:id="208314171">
        <w:r w:rsidDel="00D27B4F">
          <w:delText>h</w:delText>
        </w:r>
      </w:del>
      <w:r w:rsidR="00D27B4F">
        <w:rPr/>
        <w:t xml:space="preserve">owever they are not on </w:t>
      </w:r>
      <w:r w:rsidR="00046696">
        <w:rPr/>
        <w:t>the same floor</w:t>
      </w:r>
      <w:r w:rsidR="00C7334E">
        <w:rPr/>
        <w:t xml:space="preserve"> and</w:t>
      </w:r>
      <w:r w:rsidR="008B3B13">
        <w:rPr/>
        <w:t xml:space="preserve"> </w:t>
      </w:r>
      <w:r w:rsidR="00A8616C">
        <w:rPr/>
        <w:t xml:space="preserve">we </w:t>
      </w:r>
      <w:r w:rsidR="008B3B13">
        <w:rPr/>
        <w:t>can’t</w:t>
      </w:r>
      <w:r w:rsidR="00DA0C87">
        <w:rPr/>
        <w:t xml:space="preserve"> </w:t>
      </w:r>
      <w:r w:rsidR="00C7334E">
        <w:rPr/>
        <w:t xml:space="preserve">provide any parking spaces </w:t>
      </w:r>
      <w:r w:rsidR="00A8616C">
        <w:rPr/>
        <w:t>in that area</w:t>
      </w:r>
      <w:r w:rsidR="00C7334E">
        <w:rPr/>
        <w:t>.</w:t>
      </w:r>
      <w:r w:rsidR="002C006C">
        <w:rPr/>
        <w:t xml:space="preserve"> </w:t>
      </w:r>
    </w:p>
    <w:p w:rsidR="00151675" w:rsidRDefault="0070024A" w14:paraId="61B10E41" w14:textId="75201FF5">
      <w:pPr>
        <w:pStyle w:val="Titel"/>
      </w:pPr>
      <w:r w:rsidR="0070024A">
        <w:rPr/>
        <w:t>W</w:t>
      </w:r>
      <w:r w:rsidR="00151675">
        <w:rPr/>
        <w:t>e have searched for a solut</w:t>
      </w:r>
      <w:r w:rsidR="0070024A">
        <w:rPr/>
        <w:t>io</w:t>
      </w:r>
      <w:r w:rsidR="00151675">
        <w:rPr/>
        <w:t xml:space="preserve">n and </w:t>
      </w:r>
      <w:del w:author="Krebs Michael" w:date="2020-11-18T14:37:01Z" w:id="1431516072">
        <w:r w:rsidDel="0070024A">
          <w:delText xml:space="preserve">we </w:delText>
        </w:r>
      </w:del>
      <w:r w:rsidR="0070024A">
        <w:rPr/>
        <w:t>have come up with following:</w:t>
      </w:r>
      <w:r>
        <w:br/>
      </w:r>
      <w:del w:author="Krebs Michael" w:date="2020-11-18T14:37:05Z" w:id="800937320">
        <w:r w:rsidDel="0070024A">
          <w:delText xml:space="preserve"> </w:delText>
        </w:r>
      </w:del>
      <w:ins w:author="Krebs Michael" w:date="2020-11-18T14:37:29Z" w:id="236354619">
        <w:r w:rsidRPr="35C20729" w:rsidR="7EEE721E">
          <w:rPr>
            <w:color w:val="auto"/>
            <w:u w:val="single"/>
          </w:rPr>
          <w:t>We can provide offices the required size in</w:t>
        </w:r>
        <w:r w:rsidR="7EEE721E">
          <w:t xml:space="preserve"> </w:t>
        </w:r>
      </w:ins>
      <w:r w:rsidR="0070024A">
        <w:rPr/>
        <w:t>Opera Place</w:t>
      </w:r>
      <w:r w:rsidR="009870B5">
        <w:rPr/>
        <w:t xml:space="preserve">. </w:t>
      </w:r>
      <w:ins w:author="Krebs Michael" w:date="2020-11-18T14:37:38Z" w:id="943868814">
        <w:r w:rsidR="5F0B4034">
          <w:t xml:space="preserve">Moreover, </w:t>
        </w:r>
      </w:ins>
      <w:del w:author="Krebs Michael" w:date="2020-11-18T14:37:39Z" w:id="1936081465">
        <w:r w:rsidDel="0070024A">
          <w:delText>Y</w:delText>
        </w:r>
      </w:del>
      <w:ins w:author="Krebs Michael" w:date="2020-11-18T14:37:40Z" w:id="631567967">
        <w:r w:rsidR="119E0329">
          <w:t>y</w:t>
        </w:r>
      </w:ins>
      <w:r w:rsidR="009870B5">
        <w:rPr/>
        <w:t>ou</w:t>
      </w:r>
      <w:ins w:author="Krebs Michael" w:date="2020-11-18T14:37:57Z" w:id="810222574">
        <w:r w:rsidR="5F9CB4E1">
          <w:t>r employees</w:t>
        </w:r>
      </w:ins>
      <w:r w:rsidR="009870B5">
        <w:rPr/>
        <w:t xml:space="preserve"> </w:t>
      </w:r>
      <w:del w:author="Krebs Michael" w:date="2020-11-18T14:37:44Z" w:id="272532397">
        <w:r w:rsidDel="0070024A">
          <w:delText>have the ability to</w:delText>
        </w:r>
      </w:del>
      <w:ins w:author="Krebs Michael" w:date="2020-11-18T14:37:47Z" w:id="367889144">
        <w:r w:rsidR="2DBD8793">
          <w:t>will</w:t>
        </w:r>
      </w:ins>
      <w:r w:rsidR="009870B5">
        <w:rPr/>
        <w:t xml:space="preserve"> </w:t>
      </w:r>
      <w:r w:rsidR="00526264">
        <w:rPr/>
        <w:t>enjoy spectacular views during work.</w:t>
      </w:r>
      <w:r w:rsidR="00BB258F">
        <w:rPr/>
        <w:t xml:space="preserve"> Additional to that</w:t>
      </w:r>
      <w:ins w:author="Krebs Michael" w:date="2020-11-18T14:38:03Z" w:id="1133682674">
        <w:r w:rsidR="23F2569A">
          <w:t>,</w:t>
        </w:r>
      </w:ins>
      <w:r w:rsidR="00BB258F">
        <w:rPr/>
        <w:t xml:space="preserve"> you </w:t>
      </w:r>
      <w:r w:rsidR="00BB258F">
        <w:rPr/>
        <w:t>don’t</w:t>
      </w:r>
      <w:r w:rsidR="00BB258F">
        <w:rPr/>
        <w:t xml:space="preserve"> have to </w:t>
      </w:r>
      <w:r w:rsidR="003E55FA">
        <w:rPr/>
        <w:t>get to work by car</w:t>
      </w:r>
      <w:r w:rsidR="00A77FB5">
        <w:rPr/>
        <w:t xml:space="preserve"> because there is a great public transport connection</w:t>
      </w:r>
      <w:r w:rsidR="003E55FA">
        <w:rPr/>
        <w:t xml:space="preserve"> and therefore you are not </w:t>
      </w:r>
      <w:del w:author="Krebs Michael" w:date="2020-11-18T14:38:07Z" w:id="2043906794">
        <w:r w:rsidDel="0070024A">
          <w:delText>poluting</w:delText>
        </w:r>
      </w:del>
      <w:ins w:author="Krebs Michael" w:date="2020-11-18T14:38:07Z" w:id="256946735">
        <w:r w:rsidR="2D326AE4">
          <w:t>polluting</w:t>
        </w:r>
      </w:ins>
      <w:r w:rsidR="003E55FA">
        <w:rPr/>
        <w:t xml:space="preserve"> the </w:t>
      </w:r>
      <w:del w:author="Krebs Michael" w:date="2020-11-18T14:38:11Z" w:id="65302563">
        <w:r w:rsidDel="0070024A">
          <w:delText>enviro</w:delText>
        </w:r>
      </w:del>
      <w:r w:rsidR="5256B70E">
        <w:rPr/>
        <w:t>n</w:t>
      </w:r>
      <w:del w:author="Krebs Michael" w:date="2020-11-18T14:38:11Z" w:id="1781643426">
        <w:r w:rsidDel="0070024A">
          <w:delText>ment</w:delText>
        </w:r>
      </w:del>
      <w:ins w:author="Krebs Michael" w:date="2020-11-18T14:38:11Z" w:id="1738932909">
        <w:r w:rsidR="5F6E429A">
          <w:t>e</w:t>
        </w:r>
        <w:r w:rsidR="5F6E429A">
          <w:t>nvironment</w:t>
        </w:r>
      </w:ins>
      <w:r w:rsidR="003E55FA">
        <w:rPr/>
        <w:t xml:space="preserve"> </w:t>
      </w:r>
      <w:r w:rsidR="00A77FB5">
        <w:rPr/>
        <w:t>as much</w:t>
      </w:r>
      <w:r w:rsidR="705E8ADD">
        <w:rPr/>
        <w:t>.</w:t>
      </w:r>
      <w:r w:rsidR="00A77FB5">
        <w:rPr/>
        <w:t xml:space="preserve"> </w:t>
      </w:r>
      <w:r>
        <w:br/>
      </w:r>
      <w:r w:rsidR="00A77FB5">
        <w:rPr/>
        <w:t>If yo</w:t>
      </w:r>
      <w:r w:rsidR="006318D7">
        <w:rPr/>
        <w:t xml:space="preserve">u </w:t>
      </w:r>
      <w:proofErr w:type="gramStart"/>
      <w:r w:rsidR="006318D7">
        <w:rPr/>
        <w:t>have to</w:t>
      </w:r>
      <w:proofErr w:type="gramEnd"/>
      <w:r w:rsidR="006318D7">
        <w:rPr/>
        <w:t xml:space="preserve"> get to work by car</w:t>
      </w:r>
      <w:ins w:author="Krebs Michael" w:date="2020-11-18T14:38:19Z" w:id="1060419772">
        <w:r w:rsidR="6CEB2FFC">
          <w:t>,</w:t>
        </w:r>
      </w:ins>
      <w:r w:rsidR="006318D7">
        <w:rPr/>
        <w:t xml:space="preserve"> </w:t>
      </w:r>
      <w:r w:rsidR="006364FD">
        <w:rPr/>
        <w:t>yo</w:t>
      </w:r>
      <w:r w:rsidR="00DF15D5">
        <w:rPr/>
        <w:t xml:space="preserve">u can choose your </w:t>
      </w:r>
      <w:r w:rsidR="00A8616C">
        <w:rPr/>
        <w:t>own parking space out of 300.</w:t>
      </w:r>
    </w:p>
    <w:p w:rsidR="006C7AC4" w:rsidRDefault="00287DD0" w14:paraId="62B1A0D8" w14:textId="75558CC4">
      <w:pPr>
        <w:pStyle w:val="Titel"/>
        <w:rPr>
          <w:ins w:author="Krebs Michael" w:date="2020-11-18T14:38:47.228Z" w:id="729573683"/>
        </w:rPr>
      </w:pPr>
      <w:r w:rsidR="00287DD0">
        <w:rPr/>
        <w:t>As you requeste</w:t>
      </w:r>
      <w:r w:rsidR="009B62F6">
        <w:rPr/>
        <w:t xml:space="preserve">d, you can rent our facilities for twelve </w:t>
      </w:r>
      <w:r w:rsidR="00151675">
        <w:rPr/>
        <w:t>months</w:t>
      </w:r>
      <w:r w:rsidR="00A37D1D">
        <w:rPr/>
        <w:t>.</w:t>
      </w:r>
      <w:r w:rsidR="009B62F6">
        <w:rPr/>
        <w:t xml:space="preserve"> </w:t>
      </w:r>
      <w:del w:author="Krebs Michael" w:date="2020-11-18T14:38:23.616Z" w:id="648602955">
        <w:r w:rsidDel="00A37D1D">
          <w:delText>However</w:delText>
        </w:r>
      </w:del>
      <w:ins w:author="Krebs Michael" w:date="2020-11-18T14:38:23.622Z" w:id="196551482">
        <w:r w:rsidR="70F075C1">
          <w:t>However,</w:t>
        </w:r>
      </w:ins>
      <w:r w:rsidR="009B62F6">
        <w:rPr/>
        <w:t xml:space="preserve"> </w:t>
      </w:r>
      <w:r w:rsidR="00A37D1D">
        <w:rPr/>
        <w:t>if</w:t>
      </w:r>
      <w:r w:rsidR="00FC2BA9">
        <w:rPr/>
        <w:t xml:space="preserve"> you </w:t>
      </w:r>
      <w:r w:rsidR="00A37D1D">
        <w:rPr/>
        <w:t xml:space="preserve">choose to </w:t>
      </w:r>
      <w:r w:rsidR="00FC2BA9">
        <w:rPr/>
        <w:t xml:space="preserve">rent them for </w:t>
      </w:r>
      <w:del w:author="Krebs Michael" w:date="2020-11-18T14:38:26.671Z" w:id="545190949">
        <w:r w:rsidDel="00FC2BA9">
          <w:delText>eightteen</w:delText>
        </w:r>
      </w:del>
      <w:ins w:author="Krebs Michael" w:date="2020-11-18T14:38:26.673Z" w:id="1758555180">
        <w:r w:rsidR="221F95DF">
          <w:t>eighteen</w:t>
        </w:r>
      </w:ins>
      <w:r w:rsidR="00FC2BA9">
        <w:rPr/>
        <w:t xml:space="preserve"> month</w:t>
      </w:r>
      <w:r w:rsidR="009A4C86">
        <w:rPr/>
        <w:t>s from now on,</w:t>
      </w:r>
      <w:r w:rsidR="00FC2BA9">
        <w:rPr/>
        <w:t xml:space="preserve"> we can offer you a price </w:t>
      </w:r>
      <w:r w:rsidR="00151675">
        <w:rPr/>
        <w:t>reduction of 10%.</w:t>
      </w:r>
      <w:r w:rsidR="0023740E">
        <w:rPr/>
        <w:t xml:space="preserve"> </w:t>
      </w:r>
      <w:ins w:author="Krebs Michael" w:date="2020-11-18T14:38:41.726Z" w:id="21036945">
        <w:r w:rsidR="098B81AD">
          <w:t>(You have put this perfectly, I think.)</w:t>
        </w:r>
      </w:ins>
    </w:p>
    <w:p w:rsidR="098B81AD" w:rsidP="79273E47" w:rsidRDefault="098B81AD" w14:paraId="5929189E" w14:textId="3EB6F9FD">
      <w:pPr>
        <w:pStyle w:val="Titel"/>
        <w:rPr>
          <w:ins w:author="Krebs Michael" w:date="2020-11-18T14:38:58.122Z" w:id="408816011"/>
        </w:rPr>
      </w:pPr>
      <w:ins w:author="Krebs Michael" w:date="2020-11-18T14:38:57.719Z" w:id="1067199987">
        <w:r w:rsidR="098B81AD">
          <w:t>Looking forward to hearing from you soon</w:t>
        </w:r>
      </w:ins>
    </w:p>
    <w:p w:rsidR="79273E47" w:rsidP="79273E47" w:rsidRDefault="79273E47" w14:paraId="2511CF90" w14:textId="091C3173">
      <w:pPr>
        <w:pStyle w:val="Titel"/>
      </w:pPr>
    </w:p>
    <w:p w:rsidR="2ACDD14A" w:rsidP="35C20729" w:rsidRDefault="2ACDD14A" w14:paraId="3BF2736E" w14:textId="4B875E21">
      <w:pPr>
        <w:pStyle w:val="Titel"/>
      </w:pPr>
      <w:r w:rsidR="2ACDD14A">
        <w:rPr/>
        <w:t>TO:   Reinhard Mieter</w:t>
      </w:r>
      <w:r>
        <w:br/>
      </w:r>
      <w:r w:rsidR="2ACDD14A">
        <w:rPr/>
        <w:t>FROM:  BusinessSpace</w:t>
      </w:r>
      <w:r>
        <w:br/>
      </w:r>
      <w:r w:rsidR="2ACDD14A">
        <w:rPr/>
        <w:t>SUBJECT:   Renting Office Space</w:t>
      </w:r>
    </w:p>
    <w:p w:rsidR="2ACDD14A" w:rsidP="35C20729" w:rsidRDefault="2ACDD14A" w14:paraId="582D8D5B" w14:textId="2B30D6FA">
      <w:pPr>
        <w:pStyle w:val="Titel"/>
      </w:pPr>
      <w:r w:rsidR="2ACDD14A">
        <w:rPr/>
        <w:t>Dear Reinhard Mieter,</w:t>
      </w:r>
    </w:p>
    <w:p w:rsidR="2ACDD14A" w:rsidP="35C20729" w:rsidRDefault="2ACDD14A" w14:paraId="77A5CD57" w14:textId="410138B8">
      <w:pPr>
        <w:pStyle w:val="Titel"/>
      </w:pPr>
      <w:r w:rsidR="2ACDD14A">
        <w:rPr/>
        <w:t>We can provide the requested office size in Central Tower,</w:t>
      </w:r>
      <w:r w:rsidR="7E5B7B5E">
        <w:rPr/>
        <w:t xml:space="preserve"> but the offices can’t be on the same floor and we </w:t>
      </w:r>
      <w:r w:rsidR="1E702682">
        <w:rPr/>
        <w:t>are not able to assure any parking spaces</w:t>
      </w:r>
      <w:r w:rsidR="7E5B7B5E">
        <w:rPr/>
        <w:t>.</w:t>
      </w:r>
    </w:p>
    <w:p w:rsidR="461002E4" w:rsidP="35C20729" w:rsidRDefault="461002E4" w14:paraId="35ECF52B" w14:textId="69B90611">
      <w:pPr>
        <w:pStyle w:val="Titel"/>
      </w:pPr>
      <w:r w:rsidR="461002E4">
        <w:rPr/>
        <w:t xml:space="preserve">We have come up with a solution for your problem. We can offer the requested office </w:t>
      </w:r>
      <w:r w:rsidR="697AF646">
        <w:rPr/>
        <w:t xml:space="preserve">spaces on the same floor in Opera Place. There we can also assure you to be </w:t>
      </w:r>
      <w:r w:rsidR="133E9D0A">
        <w:rPr/>
        <w:t>able to choose your own parking spot out of 300.</w:t>
      </w:r>
      <w:r w:rsidR="449AC65B">
        <w:rPr/>
        <w:t xml:space="preserve"> Additional to that your employees will enjoy spectacular views during work and</w:t>
      </w:r>
      <w:r w:rsidR="133E9D0A">
        <w:rPr/>
        <w:t xml:space="preserve"> </w:t>
      </w:r>
      <w:r w:rsidR="4EAEE556">
        <w:rPr/>
        <w:t>i</w:t>
      </w:r>
      <w:r w:rsidR="133E9D0A">
        <w:rPr/>
        <w:t>f you want to help the environment,</w:t>
      </w:r>
      <w:r w:rsidR="2244FDAB">
        <w:rPr/>
        <w:t xml:space="preserve"> there are very good </w:t>
      </w:r>
      <w:r w:rsidR="133E9D0A">
        <w:rPr/>
        <w:t>public transport</w:t>
      </w:r>
      <w:r w:rsidR="7BA8C4F9">
        <w:rPr/>
        <w:t xml:space="preserve"> </w:t>
      </w:r>
      <w:r w:rsidR="09BECC88">
        <w:rPr/>
        <w:t>connections at Opera Place.</w:t>
      </w:r>
    </w:p>
    <w:p w:rsidR="7C046FCD" w:rsidP="35C20729" w:rsidRDefault="7C046FCD" w14:paraId="01F1A3A1" w14:textId="774E01DD">
      <w:pPr>
        <w:pStyle w:val="Titel"/>
      </w:pPr>
      <w:r w:rsidR="7C046FCD">
        <w:rPr/>
        <w:t>As you requested, you can rent our facilities for twelve months. However, if you choose to rent them for eighteen months from now on, we can offer you a price reduction of 10%.</w:t>
      </w:r>
    </w:p>
    <w:p w:rsidR="3ACE84B7" w:rsidP="35C20729" w:rsidRDefault="3ACE84B7" w14:paraId="56250086" w14:textId="2C292764">
      <w:pPr>
        <w:pStyle w:val="Titel"/>
        <w:bidi w:val="0"/>
        <w:spacing w:before="240" w:beforeAutospacing="off" w:after="120" w:afterAutospacing="off" w:line="259" w:lineRule="auto"/>
        <w:ind w:left="0" w:right="0"/>
        <w:jc w:val="left"/>
      </w:pPr>
      <w:r w:rsidR="3ACE84B7">
        <w:rPr/>
        <w:t>Looking forward to hearing from you soon</w:t>
      </w:r>
    </w:p>
    <w:sectPr w:rsidR="006C7AC4">
      <w:headerReference w:type="default" r:id="rId18"/>
      <w:footerReference w:type="default" r:id="rId19"/>
      <w:pgSz w:w="12240" w:h="15840" w:orient="portrait"/>
      <w:pgMar w:top="1440" w:right="1440" w:bottom="1440" w:left="1440" w:header="72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496A57" w14:paraId="09DBF576" w14:textId="77777777">
      <w:pPr>
        <w:spacing w:after="0" w:line="240" w:lineRule="auto"/>
      </w:pPr>
      <w:r>
        <w:separator/>
      </w:r>
    </w:p>
  </w:endnote>
  <w:endnote w:type="continuationSeparator" w:id="0">
    <w:p w:rsidR="00000000" w:rsidRDefault="00496A57" w14:paraId="09DBF57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NeueLTPro-Roman;Helve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A123B" w:rsidRDefault="005A123B" w14:paraId="09DBF56E" w14:textId="7777777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A123B" w:rsidRDefault="005A123B" w14:paraId="09DBF571" w14:textId="7777777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496A57" w14:paraId="09DBF572" w14:textId="77777777">
      <w:pPr>
        <w:spacing w:after="0" w:line="240" w:lineRule="auto"/>
      </w:pPr>
      <w:r>
        <w:separator/>
      </w:r>
    </w:p>
  </w:footnote>
  <w:footnote w:type="continuationSeparator" w:id="0">
    <w:p w:rsidR="00000000" w:rsidRDefault="00496A57" w14:paraId="09DBF57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A123B" w:rsidRDefault="00496A57" w14:paraId="09DBF56C" w14:textId="77777777">
    <w:pPr>
      <w:pStyle w:val="Kopfzeile"/>
    </w:pPr>
    <w:r>
      <w:rPr>
        <w:lang w:val="en-GB"/>
      </w:rPr>
      <w:t>3CHIF</w:t>
    </w:r>
    <w:r>
      <w:rPr>
        <w:lang w:val="en-GB"/>
      </w:rPr>
      <w:tab/>
    </w:r>
    <w:r>
      <w:rPr>
        <w:lang w:val="en-GB"/>
      </w:rPr>
      <w:t xml:space="preserve">First Test </w:t>
    </w:r>
    <w:r>
      <w:rPr>
        <w:lang w:val="en-GB"/>
      </w:rPr>
      <w:tab/>
    </w:r>
    <w:r>
      <w:rPr>
        <w:lang w:val="en-GB"/>
      </w:rPr>
      <w:t>5 November 2020</w:t>
    </w:r>
  </w:p>
  <w:p w:rsidR="005A123B" w:rsidRDefault="00496A57" w14:paraId="09DBF56D" w14:textId="77777777">
    <w:pPr>
      <w:pStyle w:val="Kopfzeile"/>
      <w:rPr>
        <w:lang w:val="en-GB"/>
      </w:rPr>
    </w:pPr>
    <w:r>
      <w:rPr>
        <w:lang w:val="en-GB"/>
      </w:rPr>
      <w:t xml:space="preserve">Name: </w:t>
    </w:r>
    <w:r>
      <w:rPr>
        <w:lang w:val="en-GB"/>
      </w:rPr>
      <w:t>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A123B" w:rsidRDefault="00496A57" w14:paraId="09DBF56F" w14:textId="77777777">
    <w:pPr>
      <w:pStyle w:val="Kopfzeile"/>
    </w:pPr>
    <w:r>
      <w:rPr>
        <w:lang w:val="en-GB"/>
      </w:rPr>
      <w:t>3CHIF</w:t>
    </w:r>
    <w:r>
      <w:rPr>
        <w:lang w:val="en-GB"/>
      </w:rPr>
      <w:tab/>
    </w:r>
    <w:r>
      <w:rPr>
        <w:lang w:val="en-GB"/>
      </w:rPr>
      <w:t xml:space="preserve">First Test </w:t>
    </w:r>
    <w:r>
      <w:rPr>
        <w:lang w:val="en-GB"/>
      </w:rPr>
      <w:tab/>
    </w:r>
    <w:r>
      <w:rPr>
        <w:lang w:val="en-GB"/>
      </w:rPr>
      <w:t>5 November 2020</w:t>
    </w:r>
  </w:p>
  <w:p w:rsidR="005A123B" w:rsidRDefault="00496A57" w14:paraId="09DBF570" w14:textId="77777777">
    <w:pPr>
      <w:pStyle w:val="Kopfzeile"/>
      <w:rPr>
        <w:lang w:val="en-GB"/>
      </w:rPr>
    </w:pPr>
    <w:r>
      <w:rPr>
        <w:lang w:val="en-GB"/>
      </w:rPr>
      <w:t>Name: _</w:t>
    </w:r>
    <w:r>
      <w:rPr>
        <w:lang w:val="en-GB"/>
      </w:rPr>
      <w:t>_______________</w:t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6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23B"/>
    <w:rsid w:val="00046696"/>
    <w:rsid w:val="00115F73"/>
    <w:rsid w:val="00151675"/>
    <w:rsid w:val="001A7CC4"/>
    <w:rsid w:val="001F036A"/>
    <w:rsid w:val="0023740E"/>
    <w:rsid w:val="00287DD0"/>
    <w:rsid w:val="002C006C"/>
    <w:rsid w:val="00310238"/>
    <w:rsid w:val="00337D8E"/>
    <w:rsid w:val="003E55FA"/>
    <w:rsid w:val="003E779D"/>
    <w:rsid w:val="004918C8"/>
    <w:rsid w:val="00496A57"/>
    <w:rsid w:val="004D258F"/>
    <w:rsid w:val="004E73D2"/>
    <w:rsid w:val="00526264"/>
    <w:rsid w:val="005A123B"/>
    <w:rsid w:val="005B118F"/>
    <w:rsid w:val="006318D7"/>
    <w:rsid w:val="00633AC8"/>
    <w:rsid w:val="00636451"/>
    <w:rsid w:val="006364FD"/>
    <w:rsid w:val="006C7AC4"/>
    <w:rsid w:val="006E24D5"/>
    <w:rsid w:val="0070024A"/>
    <w:rsid w:val="007807BB"/>
    <w:rsid w:val="00790587"/>
    <w:rsid w:val="008314FB"/>
    <w:rsid w:val="00835B47"/>
    <w:rsid w:val="00852521"/>
    <w:rsid w:val="00890C75"/>
    <w:rsid w:val="008B3B13"/>
    <w:rsid w:val="009870B5"/>
    <w:rsid w:val="009A4C86"/>
    <w:rsid w:val="009B62F6"/>
    <w:rsid w:val="00A21FD7"/>
    <w:rsid w:val="00A37D1D"/>
    <w:rsid w:val="00A77FB5"/>
    <w:rsid w:val="00A8616C"/>
    <w:rsid w:val="00B15486"/>
    <w:rsid w:val="00B17AA0"/>
    <w:rsid w:val="00BB258F"/>
    <w:rsid w:val="00BE7457"/>
    <w:rsid w:val="00C32760"/>
    <w:rsid w:val="00C7334E"/>
    <w:rsid w:val="00D27B4F"/>
    <w:rsid w:val="00D52551"/>
    <w:rsid w:val="00D808BD"/>
    <w:rsid w:val="00DA0C87"/>
    <w:rsid w:val="00DC6FEE"/>
    <w:rsid w:val="00DF15D5"/>
    <w:rsid w:val="00E1331E"/>
    <w:rsid w:val="00EB577E"/>
    <w:rsid w:val="00FC2BA9"/>
    <w:rsid w:val="00FF59DE"/>
    <w:rsid w:val="05F323D3"/>
    <w:rsid w:val="070EBA44"/>
    <w:rsid w:val="07B85B49"/>
    <w:rsid w:val="08ED4695"/>
    <w:rsid w:val="09454F98"/>
    <w:rsid w:val="098B81AD"/>
    <w:rsid w:val="09BECC88"/>
    <w:rsid w:val="09F92B50"/>
    <w:rsid w:val="0AE11FF9"/>
    <w:rsid w:val="0BB3CD09"/>
    <w:rsid w:val="0CC93B77"/>
    <w:rsid w:val="119E0329"/>
    <w:rsid w:val="133E9D0A"/>
    <w:rsid w:val="17823311"/>
    <w:rsid w:val="17E65047"/>
    <w:rsid w:val="18824345"/>
    <w:rsid w:val="1C885F37"/>
    <w:rsid w:val="1E702682"/>
    <w:rsid w:val="1F6B65C5"/>
    <w:rsid w:val="1F9BFF86"/>
    <w:rsid w:val="220FFD2E"/>
    <w:rsid w:val="221F95DF"/>
    <w:rsid w:val="2244FDAB"/>
    <w:rsid w:val="23F2569A"/>
    <w:rsid w:val="2ACDD14A"/>
    <w:rsid w:val="2B0ED206"/>
    <w:rsid w:val="2CA42844"/>
    <w:rsid w:val="2D326AE4"/>
    <w:rsid w:val="2DBD8793"/>
    <w:rsid w:val="2E5C0E55"/>
    <w:rsid w:val="30FC4508"/>
    <w:rsid w:val="334FFCE8"/>
    <w:rsid w:val="35C20729"/>
    <w:rsid w:val="36E7BFCC"/>
    <w:rsid w:val="3ACE84B7"/>
    <w:rsid w:val="3F3699B0"/>
    <w:rsid w:val="40B0E8F9"/>
    <w:rsid w:val="449AC65B"/>
    <w:rsid w:val="45353C98"/>
    <w:rsid w:val="461002E4"/>
    <w:rsid w:val="46623FE9"/>
    <w:rsid w:val="49DD4FBC"/>
    <w:rsid w:val="4E3CA15F"/>
    <w:rsid w:val="4EAEE556"/>
    <w:rsid w:val="4FB0FD76"/>
    <w:rsid w:val="4FDC9FA5"/>
    <w:rsid w:val="500F1BA6"/>
    <w:rsid w:val="5256B70E"/>
    <w:rsid w:val="531E6AAF"/>
    <w:rsid w:val="578CBA67"/>
    <w:rsid w:val="57EF396E"/>
    <w:rsid w:val="58BF4D2B"/>
    <w:rsid w:val="5C521B3F"/>
    <w:rsid w:val="5E6BD5BE"/>
    <w:rsid w:val="5F0B4034"/>
    <w:rsid w:val="5F6E429A"/>
    <w:rsid w:val="5F9CB4E1"/>
    <w:rsid w:val="61EE17BF"/>
    <w:rsid w:val="62213882"/>
    <w:rsid w:val="697AF646"/>
    <w:rsid w:val="6B05E8DE"/>
    <w:rsid w:val="6BE10EC1"/>
    <w:rsid w:val="6CEB2FFC"/>
    <w:rsid w:val="6DA9A9B7"/>
    <w:rsid w:val="705E8ADD"/>
    <w:rsid w:val="70F075C1"/>
    <w:rsid w:val="720E8CAF"/>
    <w:rsid w:val="7290BFD8"/>
    <w:rsid w:val="75485880"/>
    <w:rsid w:val="75AE4821"/>
    <w:rsid w:val="774A1882"/>
    <w:rsid w:val="778B6DE6"/>
    <w:rsid w:val="79273E47"/>
    <w:rsid w:val="7B0F59C5"/>
    <w:rsid w:val="7BA8C4F9"/>
    <w:rsid w:val="7C046FCD"/>
    <w:rsid w:val="7C1C4515"/>
    <w:rsid w:val="7CB8D928"/>
    <w:rsid w:val="7E5B7B5E"/>
    <w:rsid w:val="7EEE721E"/>
    <w:rsid w:val="7FEFA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BF53B"/>
  <w15:docId w15:val="{33B3430F-BA49-481A-97D9-E3A3FF7323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rd" w:default="1">
    <w:name w:val="Normal"/>
    <w:qFormat/>
    <w:pPr>
      <w:spacing w:after="160" w:line="259" w:lineRule="auto"/>
    </w:pPr>
    <w:rPr>
      <w:color w:val="00000A"/>
      <w:sz w:val="22"/>
    </w:rPr>
  </w:style>
  <w:style w:type="paragraph" w:styleId="berschrift1">
    <w:name w:val="heading 1"/>
    <w:basedOn w:val="berschrift"/>
    <w:qFormat/>
    <w:pPr>
      <w:outlineLvl w:val="0"/>
    </w:pPr>
  </w:style>
  <w:style w:type="paragraph" w:styleId="berschrift3">
    <w:name w:val="heading 3"/>
    <w:basedOn w:val="berschrift"/>
    <w:qFormat/>
    <w:pPr>
      <w:outlineLvl w:val="2"/>
    </w:pPr>
  </w:style>
  <w:style w:type="character" w:styleId="Absatz-Standardschriftart" w:default="1">
    <w:name w:val="Default Paragraph Font"/>
    <w:uiPriority w:val="1"/>
    <w:semiHidden/>
    <w:unhideWhenUsed/>
  </w:style>
  <w:style w:type="table" w:styleId="NormaleTabel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eineListe" w:default="1">
    <w:name w:val="No List"/>
    <w:uiPriority w:val="99"/>
    <w:semiHidden/>
    <w:unhideWhenUsed/>
  </w:style>
  <w:style w:type="character" w:styleId="KopfzeileZchn" w:customStyle="1">
    <w:name w:val="Kopfzeile Zchn"/>
    <w:basedOn w:val="Absatz-Standardschriftart"/>
    <w:link w:val="Kopfzeile"/>
    <w:uiPriority w:val="99"/>
    <w:qFormat/>
    <w:rsid w:val="0027454B"/>
  </w:style>
  <w:style w:type="character" w:styleId="FuzeileZchn" w:customStyle="1">
    <w:name w:val="Fußzeile Zchn"/>
    <w:basedOn w:val="Absatz-Standardschriftart"/>
    <w:link w:val="Fuzeile"/>
    <w:uiPriority w:val="99"/>
    <w:qFormat/>
    <w:rsid w:val="0027454B"/>
  </w:style>
  <w:style w:type="character" w:styleId="ListLabel10" w:customStyle="1">
    <w:name w:val="ListLabel 10"/>
    <w:qFormat/>
    <w:rPr>
      <w:rFonts w:cs="Symbol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Wingdings"/>
    </w:rPr>
  </w:style>
  <w:style w:type="character" w:styleId="ListLabel13" w:customStyle="1">
    <w:name w:val="ListLabel 13"/>
    <w:qFormat/>
    <w:rPr>
      <w:rFonts w:cs="Symbol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Wingdings"/>
    </w:rPr>
  </w:style>
  <w:style w:type="character" w:styleId="ListLabel16" w:customStyle="1">
    <w:name w:val="ListLabel 16"/>
    <w:qFormat/>
    <w:rPr>
      <w:rFonts w:cs="Symbol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Wingdings"/>
    </w:rPr>
  </w:style>
  <w:style w:type="character" w:styleId="ListLabel1" w:customStyle="1">
    <w:name w:val="ListLabel 1"/>
    <w:qFormat/>
    <w:rPr>
      <w:rFonts w:cs="Symbol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Wingdings"/>
    </w:rPr>
  </w:style>
  <w:style w:type="character" w:styleId="ListLabel4" w:customStyle="1">
    <w:name w:val="ListLabel 4"/>
    <w:qFormat/>
    <w:rPr>
      <w:rFonts w:cs="Symbol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Wingdings"/>
    </w:rPr>
  </w:style>
  <w:style w:type="character" w:styleId="ListLabel7" w:customStyle="1">
    <w:name w:val="ListLabel 7"/>
    <w:qFormat/>
    <w:rPr>
      <w:rFonts w:cs="Symbo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Wingdings"/>
    </w:rPr>
  </w:style>
  <w:style w:type="character" w:styleId="ListLabel19" w:customStyle="1">
    <w:name w:val="ListLabel 19"/>
    <w:qFormat/>
    <w:rPr>
      <w:rFonts w:cs="Wingdings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Wingdings"/>
    </w:rPr>
  </w:style>
  <w:style w:type="character" w:styleId="ListLabel22" w:customStyle="1">
    <w:name w:val="ListLabel 22"/>
    <w:qFormat/>
    <w:rPr>
      <w:rFonts w:cs="Symbol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Wingdings"/>
    </w:rPr>
  </w:style>
  <w:style w:type="character" w:styleId="ListLabel25" w:customStyle="1">
    <w:name w:val="ListLabel 25"/>
    <w:qFormat/>
    <w:rPr>
      <w:rFonts w:cs="Symbol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Wingdings"/>
    </w:rPr>
  </w:style>
  <w:style w:type="paragraph" w:styleId="berschrift" w:customStyle="1">
    <w:name w:val="Überschrift"/>
    <w:basedOn w:val="Standard"/>
    <w:next w:val="Textkrper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FreeSans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 w:customStyle="1">
    <w:name w:val="Verzeichnis"/>
    <w:basedOn w:val="Standard"/>
    <w:qFormat/>
    <w:pPr>
      <w:suppressLineNumbers/>
    </w:pPr>
    <w:rPr>
      <w:rFonts w:cs="FreeSans"/>
    </w:rPr>
  </w:style>
  <w:style w:type="paragraph" w:styleId="Kopfzeile">
    <w:name w:val="header"/>
    <w:basedOn w:val="Standard"/>
    <w:link w:val="KopfzeileZchn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paragraph" w:styleId="Titel">
    <w:name w:val="Title"/>
    <w:basedOn w:val="berschrift"/>
    <w:qFormat/>
  </w:style>
  <w:style w:type="paragraph" w:styleId="Listenabsatz">
    <w:name w:val="List Paragraph"/>
    <w:basedOn w:val="Standard"/>
    <w:qFormat/>
    <w:pPr>
      <w:ind w:left="720"/>
      <w:contextualSpacing/>
    </w:pPr>
  </w:style>
  <w:style w:type="table" w:styleId="Tabellenraster">
    <w:name w:val="Table Grid"/>
    <w:basedOn w:val="NormaleTabelle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2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footer" Target="footer1.xml" Id="rId10" /><Relationship Type="http://schemas.openxmlformats.org/officeDocument/2006/relationships/footer" Target="footer2.xml" Id="rId19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image" Target="/media/image8.png" Id="Rb9114a53bcb84b2a" /><Relationship Type="http://schemas.openxmlformats.org/officeDocument/2006/relationships/image" Target="/media/image9.png" Id="R85cf6a4bcc344768" /><Relationship Type="http://schemas.openxmlformats.org/officeDocument/2006/relationships/image" Target="/media/imagea.png" Id="R238bdb63b3884f25" /><Relationship Type="http://schemas.openxmlformats.org/officeDocument/2006/relationships/image" Target="/media/imageb.png" Id="Rccddd18200e24b79" /><Relationship Type="http://schemas.openxmlformats.org/officeDocument/2006/relationships/image" Target="/media/imagec.png" Id="R066436142a5a4fb4" /><Relationship Type="http://schemas.openxmlformats.org/officeDocument/2006/relationships/image" Target="/media/imaged.png" Id="R0b9f3d1a5dc344c7" /><Relationship Type="http://schemas.openxmlformats.org/officeDocument/2006/relationships/image" Target="/media/imagee.png" Id="R2bf38e3a3fd34b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C82A7150F79E5498BC6CAD30CBC8FD1" ma:contentTypeVersion="10" ma:contentTypeDescription="Ein neues Dokument erstellen." ma:contentTypeScope="" ma:versionID="bf2c878d64d16901f3172e137f3cb454">
  <xsd:schema xmlns:xsd="http://www.w3.org/2001/XMLSchema" xmlns:xs="http://www.w3.org/2001/XMLSchema" xmlns:p="http://schemas.microsoft.com/office/2006/metadata/properties" xmlns:ns2="4f252f46-cf53-43b9-af5f-b0acddd8e51a" targetNamespace="http://schemas.microsoft.com/office/2006/metadata/properties" ma:root="true" ma:fieldsID="fa55615d1bd9f6d2295d71d6317ec05c" ns2:_="">
    <xsd:import namespace="4f252f46-cf53-43b9-af5f-b0acddd8e51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52f46-cf53-43b9-af5f-b0acddd8e51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f252f46-cf53-43b9-af5f-b0acddd8e51a" xsi:nil="true"/>
  </documentManagement>
</p:properties>
</file>

<file path=customXml/itemProps1.xml><?xml version="1.0" encoding="utf-8"?>
<ds:datastoreItem xmlns:ds="http://schemas.openxmlformats.org/officeDocument/2006/customXml" ds:itemID="{67145727-D50F-442B-BC5E-E03B2D2404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993C4E-3EEB-4F2C-8E27-4E362FCC4970}"/>
</file>

<file path=customXml/itemProps3.xml><?xml version="1.0" encoding="utf-8"?>
<ds:datastoreItem xmlns:ds="http://schemas.openxmlformats.org/officeDocument/2006/customXml" ds:itemID="{BA27021D-8361-4387-953D-12472652385E}">
  <ds:schemaRefs>
    <ds:schemaRef ds:uri="http://purl.org/dc/elements/1.1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4f252f46-cf53-43b9-af5f-b0acddd8e51a"/>
    <ds:schemaRef ds:uri="http://www.w3.org/XML/1998/namespace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Schneider Armin, 3CHIF</lastModifiedBy>
  <revision>68</revision>
  <dcterms:created xsi:type="dcterms:W3CDTF">2019-10-17T21:22:00.0000000Z</dcterms:created>
  <dcterms:modified xsi:type="dcterms:W3CDTF">2020-11-19T08:28:48.0563890Z</dcterms:modified>
  <dc:language>de-DE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0x0101004C82A7150F79E5498BC6CAD30CBC8FD1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